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1DBC0D06" w:rsidR="00E50787" w:rsidRDefault="00E50787">
            <w:pPr>
              <w:spacing w:line="480" w:lineRule="auto"/>
              <w:rPr>
                <w:i/>
                <w:color w:val="156082"/>
                <w:sz w:val="32"/>
                <w:szCs w:val="32"/>
              </w:rPr>
            </w:pPr>
            <w:ins w:id="1" w:author="naomie mboma" w:date="2026-04-19T22:07:00Z" w16du:dateUtc="2026-04-19T21:07:00Z">
              <w:r>
                <w:rPr>
                  <w:i/>
                  <w:color w:val="156082"/>
                  <w:sz w:val="32"/>
                  <w:szCs w:val="32"/>
                </w:rPr>
                <w:t>Naomie Mboma</w:t>
              </w:r>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Student Number</w:t>
            </w:r>
          </w:p>
          <w:p w14:paraId="4C519E27" w14:textId="200080E7" w:rsidR="00E50787" w:rsidRDefault="00E50787">
            <w:pPr>
              <w:spacing w:line="480" w:lineRule="auto"/>
              <w:rPr>
                <w:i/>
                <w:color w:val="156082"/>
                <w:sz w:val="32"/>
                <w:szCs w:val="32"/>
              </w:rPr>
            </w:pPr>
            <w:ins w:id="3" w:author="naomie mboma" w:date="2026-04-19T22:07:00Z" w16du:dateUtc="2026-04-19T21:07:00Z">
              <w:r>
                <w:rPr>
                  <w:i/>
                  <w:color w:val="156082"/>
                  <w:sz w:val="32"/>
                  <w:szCs w:val="32"/>
                </w:rPr>
                <w:t>Sba24440</w:t>
              </w:r>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4" w:author="naomie mboma" w:date="2026-04-19T22:07:00Z" w16du:dateUtc="2026-04-19T21:07:00Z"/>
                <w:i/>
                <w:color w:val="156082"/>
                <w:sz w:val="32"/>
                <w:szCs w:val="32"/>
              </w:rPr>
            </w:pPr>
            <w:r>
              <w:rPr>
                <w:i/>
                <w:color w:val="156082"/>
                <w:sz w:val="32"/>
                <w:szCs w:val="32"/>
              </w:rPr>
              <w:t>Module Title</w:t>
            </w:r>
          </w:p>
          <w:p w14:paraId="25760F1A" w14:textId="301AC76D" w:rsidR="00E50787" w:rsidRDefault="00E50787">
            <w:pPr>
              <w:spacing w:line="480" w:lineRule="auto"/>
              <w:rPr>
                <w:i/>
                <w:color w:val="156082"/>
                <w:sz w:val="32"/>
                <w:szCs w:val="32"/>
              </w:rPr>
            </w:pPr>
            <w:ins w:id="5" w:author="naomie mboma" w:date="2026-04-19T22:07:00Z" w16du:dateUtc="2026-04-19T21:07:00Z">
              <w:r>
                <w:rPr>
                  <w:i/>
                  <w:color w:val="156082"/>
                  <w:sz w:val="32"/>
                  <w:szCs w:val="32"/>
                </w:rPr>
                <w:t>Machine learning</w:t>
              </w:r>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6" w:author="naomie mboma" w:date="2026-04-19T22:10:00Z" w16du:dateUtc="2026-04-19T21:10:00Z"/>
                <w:i/>
                <w:color w:val="156082"/>
                <w:sz w:val="32"/>
                <w:szCs w:val="32"/>
              </w:rPr>
            </w:pPr>
            <w:r>
              <w:rPr>
                <w:i/>
                <w:color w:val="156082"/>
                <w:sz w:val="32"/>
                <w:szCs w:val="32"/>
              </w:rPr>
              <w:t>Assessment Title</w:t>
            </w:r>
          </w:p>
          <w:p w14:paraId="489B184B" w14:textId="297E48C6" w:rsidR="00E50787" w:rsidRDefault="00E50787">
            <w:pPr>
              <w:spacing w:line="480" w:lineRule="auto"/>
              <w:rPr>
                <w:i/>
                <w:color w:val="156082"/>
                <w:sz w:val="32"/>
                <w:szCs w:val="32"/>
              </w:rPr>
            </w:pPr>
            <w:ins w:id="7" w:author="naomie mboma" w:date="2026-04-19T22:11:00Z" w16du:dateUtc="2026-04-19T21:11:00Z">
              <w:r>
                <w:rPr>
                  <w:i/>
                  <w:color w:val="156082"/>
                  <w:sz w:val="32"/>
                  <w:szCs w:val="32"/>
                </w:rPr>
                <w:t xml:space="preserve">Machine Learning for </w:t>
              </w:r>
              <w:proofErr w:type="spellStart"/>
              <w:r>
                <w:rPr>
                  <w:i/>
                  <w:color w:val="156082"/>
                  <w:sz w:val="32"/>
                  <w:szCs w:val="32"/>
                </w:rPr>
                <w:t>Businness</w:t>
              </w:r>
            </w:ins>
            <w:proofErr w:type="spellEnd"/>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8"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9" w:author="naomie mboma" w:date="2026-04-19T22:10:00Z" w16du:dateUtc="2026-04-19T21:10:00Z">
              <w:r>
                <w:rPr>
                  <w:i/>
                  <w:color w:val="156082"/>
                  <w:sz w:val="32"/>
                  <w:szCs w:val="32"/>
                </w:rPr>
                <w:t xml:space="preserve">Muhammad </w:t>
              </w:r>
              <w:proofErr w:type="spellStart"/>
              <w:r>
                <w:rPr>
                  <w:i/>
                  <w:color w:val="156082"/>
                  <w:sz w:val="32"/>
                  <w:szCs w:val="32"/>
                </w:rPr>
                <w:t>lqbal</w:t>
              </w:r>
            </w:ins>
            <w:proofErr w:type="spellEnd"/>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10" w:author="naomie mboma" w:date="2026-04-19T22:08:00Z" w16du:dateUtc="2026-04-19T21:08:00Z"/>
                <w:i/>
                <w:color w:val="156082"/>
                <w:sz w:val="32"/>
                <w:szCs w:val="32"/>
              </w:rPr>
            </w:pPr>
            <w:r>
              <w:rPr>
                <w:i/>
                <w:color w:val="156082"/>
                <w:sz w:val="32"/>
                <w:szCs w:val="32"/>
              </w:rPr>
              <w:t>Assessment Due Date</w:t>
            </w:r>
          </w:p>
          <w:p w14:paraId="1B7FDA69" w14:textId="66DBEF4E" w:rsidR="00E50787" w:rsidRDefault="008930E9">
            <w:pPr>
              <w:spacing w:line="480" w:lineRule="auto"/>
              <w:rPr>
                <w:i/>
                <w:color w:val="156082"/>
                <w:sz w:val="32"/>
                <w:szCs w:val="32"/>
              </w:rPr>
            </w:pPr>
            <w:ins w:id="11" w:author="Ciaran Lynch" w:date="2026-09-24T17:53:00Z" w16du:dateUtc="2026-09-24T16:53:00Z">
              <w:r>
                <w:rPr>
                  <w:i/>
                  <w:color w:val="156082"/>
                  <w:sz w:val="32"/>
                  <w:szCs w:val="32"/>
                </w:rPr>
                <w:t xml:space="preserve">25/10/2026 </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12" w:author="naomie mboma" w:date="2026-04-19T22:08:00Z" w16du:dateUtc="2026-04-19T21:08:00Z"/>
                <w:i/>
                <w:color w:val="156082"/>
                <w:sz w:val="32"/>
                <w:szCs w:val="32"/>
              </w:rPr>
            </w:pPr>
            <w:r>
              <w:rPr>
                <w:i/>
                <w:color w:val="156082"/>
                <w:sz w:val="32"/>
                <w:szCs w:val="32"/>
              </w:rPr>
              <w:lastRenderedPageBreak/>
              <w:t>Date of Submission</w:t>
            </w:r>
          </w:p>
          <w:p w14:paraId="4160E72B" w14:textId="57726F99" w:rsidR="00E50787" w:rsidRDefault="00E50787">
            <w:pPr>
              <w:spacing w:line="480" w:lineRule="auto"/>
              <w:rPr>
                <w:i/>
                <w:color w:val="156082"/>
                <w:sz w:val="32"/>
                <w:szCs w:val="32"/>
              </w:rPr>
            </w:pPr>
            <w:ins w:id="13" w:author="naomie mboma" w:date="2026-04-19T22:08:00Z" w16du:dateUtc="2026-04-19T21:08:00Z">
              <w:r>
                <w:rPr>
                  <w:i/>
                  <w:color w:val="156082"/>
                  <w:sz w:val="32"/>
                  <w:szCs w:val="32"/>
                </w:rPr>
                <w:t>19/04/</w:t>
              </w:r>
            </w:ins>
            <w:ins w:id="14" w:author="naomie mboma" w:date="2026-04-19T22:09:00Z" w16du:dateUtc="2026-04-19T21:09:00Z">
              <w:r>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pPr>
      <w:bookmarkStart w:id="15" w:name="_heading=h.gjdgxs" w:colFirst="0" w:colLast="0"/>
      <w:bookmarkEnd w:id="15"/>
      <w:r>
        <w:lastRenderedPageBreak/>
        <w:t>Introduction</w:t>
      </w:r>
    </w:p>
    <w:p w14:paraId="6B356D46" w14:textId="77777777" w:rsidR="0051184F" w:rsidRDefault="00E73B14">
      <w:pPr>
        <w:pStyle w:val="Heading1"/>
        <w:spacing w:before="0"/>
      </w:pPr>
      <w:bookmarkStart w:id="16" w:name="_heading=h.30j0zll" w:colFirst="0" w:colLast="0"/>
      <w:bookmarkEnd w:id="16"/>
      <w:r>
        <w:t>Chapter 1</w:t>
      </w:r>
    </w:p>
    <w:p w14:paraId="7BAE125C" w14:textId="77777777" w:rsidR="0051184F" w:rsidRDefault="00E73B14">
      <w:pPr>
        <w:pStyle w:val="Heading2"/>
      </w:pPr>
      <w:bookmarkStart w:id="17" w:name="_heading=h.1fob9te" w:colFirst="0" w:colLast="0"/>
      <w:bookmarkEnd w:id="17"/>
      <w:r>
        <w:t>Chapter 1.1</w:t>
      </w:r>
    </w:p>
    <w:p w14:paraId="60033E0B" w14:textId="77777777" w:rsidR="0051184F" w:rsidRDefault="00E73B14">
      <w:pPr>
        <w:pStyle w:val="Heading3"/>
      </w:pPr>
      <w:bookmarkStart w:id="18" w:name="_heading=h.3znysh7" w:colFirst="0" w:colLast="0"/>
      <w:bookmarkEnd w:id="18"/>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19" w:name="_heading=h.2et92p0" w:colFirst="0" w:colLast="0"/>
      <w:bookmarkEnd w:id="19"/>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20" w:name="_heading=h.kfkjs3rwl2c1" w:colFirst="0" w:colLast="0"/>
      <w:bookmarkEnd w:id="20"/>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10DA" w14:textId="77777777" w:rsidR="001B3297" w:rsidRDefault="001B3297">
      <w:pPr>
        <w:spacing w:after="0" w:line="240" w:lineRule="auto"/>
      </w:pPr>
      <w:r>
        <w:separator/>
      </w:r>
    </w:p>
  </w:endnote>
  <w:endnote w:type="continuationSeparator" w:id="0">
    <w:p w14:paraId="5629B8F3" w14:textId="77777777" w:rsidR="001B3297" w:rsidRDefault="001B3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F6AB433-9ACF-4A2C-AB8B-45011562B855}"/>
    <w:embedBold r:id="rId2" w:fontKey="{01059ED7-9F5E-4549-8E3D-F0194C2E2444}"/>
    <w:embedItalic r:id="rId3" w:fontKey="{33ED1811-9179-4208-B13F-0BD25C807AD7}"/>
  </w:font>
  <w:font w:name="Aptos Display">
    <w:charset w:val="00"/>
    <w:family w:val="swiss"/>
    <w:pitch w:val="variable"/>
    <w:sig w:usb0="20000287" w:usb1="00000003" w:usb2="00000000" w:usb3="00000000" w:csb0="0000019F" w:csb1="00000000"/>
    <w:embedRegular r:id="rId4" w:fontKey="{07833A27-BD6D-4ACA-A4E6-530B2C094769}"/>
  </w:font>
  <w:font w:name="Quattrocento Sans">
    <w:charset w:val="00"/>
    <w:family w:val="swiss"/>
    <w:pitch w:val="variable"/>
    <w:sig w:usb0="800000BF" w:usb1="4000005B" w:usb2="00000000" w:usb3="00000000" w:csb0="00000001" w:csb1="00000000"/>
    <w:embedRegular r:id="rId5" w:fontKey="{1C637472-6253-411D-A24B-2CA5D646CC1A}"/>
    <w:embedBold r:id="rId6" w:fontKey="{B39DAD77-34B7-4363-9DF8-283ACE625C75}"/>
  </w:font>
  <w:font w:name="Aptos">
    <w:charset w:val="00"/>
    <w:family w:val="swiss"/>
    <w:pitch w:val="variable"/>
    <w:sig w:usb0="20000287" w:usb1="00000003" w:usb2="00000000" w:usb3="00000000" w:csb0="0000019F" w:csb1="00000000"/>
    <w:embedRegular r:id="rId7" w:fontKey="{50B68510-B3FE-4AB8-994F-F940D78D14EA}"/>
    <w:embedBold r:id="rId8" w:fontKey="{32E56119-E69B-415F-A8B1-4DCF9A06A9C5}"/>
  </w:font>
  <w:font w:name="Play">
    <w:altName w:val="Calibri"/>
    <w:charset w:val="00"/>
    <w:family w:val="auto"/>
    <w:pitch w:val="default"/>
    <w:embedRegular r:id="rId9" w:fontKey="{932CA231-B5B0-441E-90EB-64A3CCE035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EECD" w14:textId="77777777" w:rsidR="001B3297" w:rsidRDefault="001B3297">
      <w:pPr>
        <w:spacing w:after="0" w:line="240" w:lineRule="auto"/>
      </w:pPr>
      <w:r>
        <w:separator/>
      </w:r>
    </w:p>
  </w:footnote>
  <w:footnote w:type="continuationSeparator" w:id="0">
    <w:p w14:paraId="11AB181B" w14:textId="77777777" w:rsidR="001B3297" w:rsidRDefault="001B3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rson w15:author="Ciaran Lynch">
    <w15:presenceInfo w15:providerId="Windows Live" w15:userId="73ccdb94aca42c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B3297"/>
    <w:rsid w:val="0024408F"/>
    <w:rsid w:val="00271667"/>
    <w:rsid w:val="003E1F7C"/>
    <w:rsid w:val="004A0870"/>
    <w:rsid w:val="004D5558"/>
    <w:rsid w:val="004F5038"/>
    <w:rsid w:val="0051184F"/>
    <w:rsid w:val="00891F35"/>
    <w:rsid w:val="008930E9"/>
    <w:rsid w:val="00912193"/>
    <w:rsid w:val="009E1379"/>
    <w:rsid w:val="00A034FB"/>
    <w:rsid w:val="00C0515F"/>
    <w:rsid w:val="00DA61F3"/>
    <w:rsid w:val="00DB4F8F"/>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1012</Words>
  <Characters>5774</Characters>
  <Application>Microsoft Office Word</Application>
  <DocSecurity>0</DocSecurity>
  <Lines>48</Lines>
  <Paragraphs>13</Paragraphs>
  <ScaleCrop>false</ScaleCrop>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Ciaran Lynch</cp:lastModifiedBy>
  <cp:revision>2</cp:revision>
  <dcterms:created xsi:type="dcterms:W3CDTF">2026-09-24T16:54:00Z</dcterms:created>
  <dcterms:modified xsi:type="dcterms:W3CDTF">2026-09-24T16:54:00Z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